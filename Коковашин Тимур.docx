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5CC88A" w14:textId="77777777" w:rsidR="00210F36" w:rsidRDefault="005E5381" w:rsidP="005E5381">
      <w:pPr>
        <w:pStyle w:val="a3"/>
        <w:rPr>
          <w:ins w:id="0" w:author="Учетная запись Майкрософт" w:date="2026-09-29T13:36:00Z"/>
        </w:rPr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  <w:t>2. Общее описание структуры и принципов работы компьютера, включая систему команд</w:t>
      </w:r>
      <w:r>
        <w:br/>
        <w:t>3. Внешний вид системного блока</w:t>
      </w:r>
      <w:r>
        <w:br/>
        <w:t>4. Набор микросхем на материнской плате</w:t>
      </w:r>
    </w:p>
    <w:p w14:paraId="3E80BE27" w14:textId="77777777" w:rsidR="00210F36" w:rsidRDefault="00210F36" w:rsidP="005E5381">
      <w:pPr>
        <w:pStyle w:val="a3"/>
        <w:rPr>
          <w:ins w:id="1" w:author="Учетная запись Майкрософт" w:date="2026-09-29T13:37:00Z"/>
        </w:rPr>
      </w:pPr>
      <w:ins w:id="2" w:author="Учетная запись Майкрософт" w:date="2026-09-29T13:36:00Z">
        <w:r>
          <w:t>Ответ: 2</w:t>
        </w:r>
      </w:ins>
      <w:r w:rsidR="005E5381">
        <w:br/>
      </w:r>
      <w:r w:rsidR="005E5381">
        <w:br/>
        <w:t>А2. Какое устройство компьютера выполняет арифметические и логические операции?</w:t>
      </w:r>
      <w:r w:rsidR="005E5381">
        <w:br/>
      </w:r>
      <w:r w:rsidR="005E5381">
        <w:br/>
        <w:t>1. ОЗУ</w:t>
      </w:r>
      <w:r w:rsidR="005E5381">
        <w:br/>
        <w:t>2. Устройство управления</w:t>
      </w:r>
      <w:r w:rsidR="005E5381">
        <w:br/>
        <w:t>3. АЛУ</w:t>
      </w:r>
      <w:r w:rsidR="005E5381">
        <w:br/>
        <w:t>4. ПЗУ</w:t>
      </w:r>
    </w:p>
    <w:p w14:paraId="568258F6" w14:textId="779381CC" w:rsidR="00210F36" w:rsidRDefault="00210F36" w:rsidP="005E5381">
      <w:pPr>
        <w:pStyle w:val="a3"/>
        <w:rPr>
          <w:ins w:id="3" w:author="Учетная запись Майкрософт" w:date="2026-09-29T13:38:00Z"/>
        </w:rPr>
      </w:pPr>
      <w:ins w:id="4" w:author="Учетная запись Майкрософт" w:date="2026-09-29T13:37:00Z">
        <w:r>
          <w:t>Ответ</w:t>
        </w:r>
      </w:ins>
      <w:ins w:id="5" w:author="Учетная запись Майкрософт" w:date="2026-09-29T13:38:00Z">
        <w:r>
          <w:t>: АЛУ это арифметико-логическое устройство</w:t>
        </w:r>
      </w:ins>
      <w:r w:rsidR="005E5381">
        <w:br/>
      </w:r>
      <w:r w:rsidR="005E5381">
        <w:br/>
        <w:t>А3. Какие устройства относятся к внутренней памяти компьютера?</w:t>
      </w:r>
      <w:r w:rsidR="005E5381">
        <w:br/>
      </w:r>
      <w:r w:rsidR="005E5381">
        <w:br/>
        <w:t>1. Жёсткий диск, флешка</w:t>
      </w:r>
      <w:ins w:id="6" w:author="Учетная запись Майкрософт" w:date="2026-09-29T13:40:00Z">
        <w:r>
          <w:t xml:space="preserve"> (внешняя память)</w:t>
        </w:r>
      </w:ins>
      <w:r w:rsidR="005E5381">
        <w:br/>
        <w:t>2. ОЗУ и ПЗУ</w:t>
      </w:r>
      <w:r w:rsidR="005E5381">
        <w:br/>
        <w:t>3. Клавиатура, мышь</w:t>
      </w:r>
      <w:ins w:id="7" w:author="Учетная запись Майкрософт" w:date="2026-09-29T13:40:00Z">
        <w:r>
          <w:t xml:space="preserve"> (устройства ввода)</w:t>
        </w:r>
      </w:ins>
      <w:r w:rsidR="005E5381">
        <w:br/>
        <w:t>4. Монитор, принтер</w:t>
      </w:r>
      <w:ins w:id="8" w:author="Учетная запись Майкрософт" w:date="2026-09-29T13:40:00Z">
        <w:r>
          <w:t xml:space="preserve"> (устройства вывода)</w:t>
        </w:r>
      </w:ins>
    </w:p>
    <w:p w14:paraId="70E7765A" w14:textId="77777777" w:rsidR="00210F36" w:rsidRDefault="00210F36" w:rsidP="005E5381">
      <w:pPr>
        <w:pStyle w:val="a3"/>
        <w:rPr>
          <w:ins w:id="9" w:author="Учетная запись Майкрософт" w:date="2026-09-29T13:40:00Z"/>
        </w:rPr>
      </w:pPr>
      <w:ins w:id="10" w:author="Учетная запись Майкрософт" w:date="2026-09-29T13:38:00Z">
        <w:r>
          <w:t>Ответ:</w:t>
        </w:r>
      </w:ins>
      <w:ins w:id="11" w:author="Учетная запись Майкрософт" w:date="2026-09-29T13:39:00Z">
        <w:r>
          <w:t xml:space="preserve"> ОЗУ и ПЗУ</w:t>
        </w:r>
      </w:ins>
      <w:r w:rsidR="005E5381">
        <w:br/>
      </w:r>
      <w:r w:rsidR="005E5381">
        <w:br/>
        <w:t>А4. В какой системе счисления число 25₁₀ будет записано как 11001?</w:t>
      </w:r>
      <w:r w:rsidR="005E5381">
        <w:br/>
      </w:r>
      <w:r w:rsidR="005E5381">
        <w:br/>
        <w:t>1. В восьмеричной</w:t>
      </w:r>
      <w:r w:rsidR="005E5381">
        <w:br/>
        <w:t>2. В двоичной</w:t>
      </w:r>
      <w:r w:rsidR="005E5381">
        <w:br/>
        <w:t>3. В шестнадцатеричной</w:t>
      </w:r>
      <w:r w:rsidR="005E5381">
        <w:br/>
        <w:t>4. В троичной</w:t>
      </w:r>
    </w:p>
    <w:p w14:paraId="768D3C7A" w14:textId="77777777" w:rsidR="00210F36" w:rsidRDefault="00210F36" w:rsidP="005E5381">
      <w:pPr>
        <w:pStyle w:val="a3"/>
        <w:rPr>
          <w:ins w:id="12" w:author="Учетная запись Майкрософт" w:date="2026-09-29T13:42:00Z"/>
        </w:rPr>
      </w:pPr>
      <w:ins w:id="13" w:author="Учетная запись Майкрософт" w:date="2026-09-29T13:41:00Z">
        <w:r>
          <w:t>Ответ: 2, так как число состоит только из 0 и 1</w:t>
        </w:r>
      </w:ins>
      <w:r w:rsidR="005E5381">
        <w:br/>
      </w:r>
      <w:r w:rsidR="005E5381">
        <w:br/>
        <w:t>А5. Переведите число 101101₂ в десятичную систему счисления.</w:t>
      </w:r>
      <w:r w:rsidR="005E5381">
        <w:br/>
      </w:r>
      <w:r w:rsidR="005E5381">
        <w:br/>
        <w:t>1. 43</w:t>
      </w:r>
      <w:r w:rsidR="005E5381">
        <w:br/>
        <w:t>2. 45</w:t>
      </w:r>
      <w:r w:rsidR="005E5381">
        <w:br/>
        <w:t>3. 47</w:t>
      </w:r>
      <w:r w:rsidR="005E5381">
        <w:br/>
        <w:t>4. 53</w:t>
      </w:r>
    </w:p>
    <w:p w14:paraId="27CF840A" w14:textId="72314DF6" w:rsidR="00210F36" w:rsidRDefault="00210F36" w:rsidP="005E5381">
      <w:pPr>
        <w:pStyle w:val="a3"/>
        <w:rPr>
          <w:ins w:id="14" w:author="Учетная запись Майкрософт" w:date="2026-09-29T13:47:00Z"/>
        </w:rPr>
      </w:pPr>
      <w:ins w:id="15" w:author="Учетная запись Майкрософт" w:date="2026-09-29T13:42:00Z">
        <w:r>
          <w:t>Ответ:</w:t>
        </w:r>
      </w:ins>
      <w:ins w:id="16" w:author="Учетная запись Майкрософт" w:date="2026-09-29T13:43:00Z">
        <w:r>
          <w:t xml:space="preserve"> </w:t>
        </w:r>
        <w:r>
          <w:rPr>
            <w:lang w:val="en-US"/>
          </w:rPr>
          <w:t>1*</w:t>
        </w:r>
        <w:r>
          <w:t>2</w:t>
        </w:r>
        <w:r>
          <w:rPr>
            <w:lang w:val="en-US"/>
          </w:rPr>
          <w:t>^5+</w:t>
        </w:r>
      </w:ins>
      <w:ins w:id="17" w:author="Учетная запись Майкрософт" w:date="2026-09-29T13:44:00Z">
        <w:r>
          <w:rPr>
            <w:lang w:val="en-US"/>
          </w:rPr>
          <w:t>0*2^4+1*2^3+1*2^2+1*2^1</w:t>
        </w:r>
      </w:ins>
      <w:ins w:id="18" w:author="Учетная запись Майкрософт" w:date="2026-09-29T13:45:00Z">
        <w:r>
          <w:rPr>
            <w:lang w:val="en-US"/>
          </w:rPr>
          <w:t>+1*2^0</w:t>
        </w:r>
      </w:ins>
      <w:ins w:id="19" w:author="Учетная запись Майкрософт" w:date="2026-09-29T13:46:00Z">
        <w:r>
          <w:t>=32+8+4+1=45</w:t>
        </w:r>
      </w:ins>
      <w:r w:rsidR="005E5381">
        <w:br/>
      </w:r>
      <w:r w:rsidR="005E5381">
        <w:br/>
        <w:t>А6. Какая логическая операция соответствует конъюнкции?</w:t>
      </w:r>
      <w:r w:rsidR="005E5381">
        <w:br/>
      </w:r>
      <w:r w:rsidR="005E5381">
        <w:lastRenderedPageBreak/>
        <w:br/>
        <w:t>1. ИЛИ</w:t>
      </w:r>
      <w:ins w:id="20" w:author="Учетная запись Майкрософт" w:date="2026-09-29T13:48:00Z">
        <w:r w:rsidR="00570EE1">
          <w:t>(Дизъюнкция)</w:t>
        </w:r>
      </w:ins>
      <w:r w:rsidR="005E5381">
        <w:br/>
        <w:t>2. И</w:t>
      </w:r>
      <w:ins w:id="21" w:author="Учетная запись Майкрософт" w:date="2026-09-29T13:48:00Z">
        <w:r w:rsidR="00570EE1">
          <w:t xml:space="preserve"> </w:t>
        </w:r>
      </w:ins>
      <w:ins w:id="22" w:author="Учетная запись Майкрософт" w:date="2026-09-29T13:47:00Z">
        <w:r w:rsidR="00570EE1">
          <w:t>(логическое умножение)</w:t>
        </w:r>
      </w:ins>
      <w:r w:rsidR="005E5381">
        <w:br/>
        <w:t>3. НЕ</w:t>
      </w:r>
      <w:ins w:id="23" w:author="Учетная запись Майкрософт" w:date="2026-09-29T13:48:00Z">
        <w:r w:rsidR="00570EE1">
          <w:t xml:space="preserve"> (Инверсия</w:t>
        </w:r>
      </w:ins>
      <w:ins w:id="24" w:author="Учетная запись Майкрософт" w:date="2026-09-29T13:49:00Z">
        <w:r w:rsidR="00570EE1">
          <w:t>)</w:t>
        </w:r>
      </w:ins>
      <w:r w:rsidR="005E5381">
        <w:br/>
        <w:t>4. Исключающее ИЛИ</w:t>
      </w:r>
    </w:p>
    <w:p w14:paraId="6888C363" w14:textId="77777777" w:rsidR="00570EE1" w:rsidRDefault="00210F36" w:rsidP="005E5381">
      <w:pPr>
        <w:pStyle w:val="a3"/>
        <w:rPr>
          <w:ins w:id="25" w:author="Учетная запись Майкрософт" w:date="2026-09-29T13:49:00Z"/>
        </w:rPr>
      </w:pPr>
      <w:ins w:id="26" w:author="Учетная запись Майкрософт" w:date="2026-09-29T13:47:00Z">
        <w:r>
          <w:t>Ответ: И</w:t>
        </w:r>
      </w:ins>
      <w:r w:rsidR="005E5381">
        <w:br/>
      </w:r>
      <w:r w:rsidR="005E5381">
        <w:br/>
        <w:t>А7. Результат операции 1 И 0 И 1 равен:</w:t>
      </w:r>
      <w:r w:rsidR="005E5381">
        <w:br/>
      </w:r>
      <w:r w:rsidR="005E5381">
        <w:br/>
        <w:t>1. 1</w:t>
      </w:r>
      <w:r w:rsidR="005E5381">
        <w:br/>
        <w:t>2. 0</w:t>
      </w:r>
      <w:r w:rsidR="005E5381">
        <w:br/>
        <w:t>3. 10</w:t>
      </w:r>
      <w:r w:rsidR="005E5381">
        <w:br/>
        <w:t>4. Не определено</w:t>
      </w:r>
    </w:p>
    <w:p w14:paraId="2566AA96" w14:textId="77777777" w:rsidR="00570EE1" w:rsidRDefault="00570EE1" w:rsidP="005E5381">
      <w:pPr>
        <w:pStyle w:val="a3"/>
        <w:rPr>
          <w:ins w:id="27" w:author="Учетная запись Майкрософт" w:date="2026-09-29T13:51:00Z"/>
        </w:rPr>
      </w:pPr>
      <w:ins w:id="28" w:author="Учетная запись Майкрософт" w:date="2026-09-29T13:49:00Z">
        <w:r>
          <w:t>Ответ: 0, так как</w:t>
        </w:r>
      </w:ins>
      <w:ins w:id="29" w:author="Учетная запись Майкрософт" w:date="2026-09-29T13:50:00Z">
        <w:r>
          <w:t xml:space="preserve"> если в операции «И» есть хотя один 0, то всё выражение 0</w:t>
        </w:r>
      </w:ins>
      <w:r w:rsidR="005E5381">
        <w:br/>
      </w:r>
      <w:r w:rsidR="005E5381">
        <w:br/>
        <w:t>А8. Сколько входов и выходов имеет полусумматор?</w:t>
      </w:r>
      <w:r w:rsidR="005E5381">
        <w:br/>
      </w:r>
      <w:r w:rsidR="005E5381">
        <w:br/>
        <w:t>1. 2 входа, 2 выхода</w:t>
      </w:r>
      <w:r w:rsidR="005E5381">
        <w:br/>
        <w:t>2. 3 входа, 2 выхода</w:t>
      </w:r>
      <w:r w:rsidR="005E5381">
        <w:br/>
        <w:t>3. 2 входа, 1 выход</w:t>
      </w:r>
      <w:r w:rsidR="005E5381">
        <w:br/>
        <w:t>4. 1 вход, 2 выхода</w:t>
      </w:r>
    </w:p>
    <w:p w14:paraId="0B3885AF" w14:textId="77777777" w:rsidR="00570EE1" w:rsidRDefault="00570EE1" w:rsidP="005E5381">
      <w:pPr>
        <w:pStyle w:val="a3"/>
        <w:rPr>
          <w:ins w:id="30" w:author="Учетная запись Майкрософт" w:date="2026-09-29T13:54:00Z"/>
        </w:rPr>
      </w:pPr>
      <w:ins w:id="31" w:author="Учетная запись Майкрософт" w:date="2026-09-29T13:51:00Z">
        <w:r>
          <w:t>Ответ: 1, так как</w:t>
        </w:r>
      </w:ins>
      <w:ins w:id="32" w:author="Учетная запись Майкрософт" w:date="2026-09-29T13:52:00Z">
        <w:r>
          <w:t xml:space="preserve"> полусумматор складывает 2 бита (</w:t>
        </w:r>
        <w:r>
          <w:rPr>
            <w:lang w:val="en-US"/>
          </w:rPr>
          <w:t>A</w:t>
        </w:r>
        <w:r w:rsidRPr="00570EE1">
          <w:rPr>
            <w:rPrChange w:id="33" w:author="Учетная запись Майкрософт" w:date="2026-09-29T13:52:00Z">
              <w:rPr>
                <w:lang w:val="en-US"/>
              </w:rPr>
            </w:rPrChange>
          </w:rPr>
          <w:t xml:space="preserve"> </w:t>
        </w:r>
        <w:r>
          <w:t xml:space="preserve">и </w:t>
        </w:r>
        <w:r>
          <w:rPr>
            <w:lang w:val="en-US"/>
          </w:rPr>
          <w:t>B</w:t>
        </w:r>
        <w:r w:rsidRPr="00570EE1">
          <w:rPr>
            <w:rPrChange w:id="34" w:author="Учетная запись Майкрософт" w:date="2026-09-29T13:52:00Z">
              <w:rPr>
                <w:lang w:val="en-US"/>
              </w:rPr>
            </w:rPrChange>
          </w:rPr>
          <w:t>)</w:t>
        </w:r>
        <w:r>
          <w:t xml:space="preserve"> это входы</w:t>
        </w:r>
      </w:ins>
      <w:ins w:id="35" w:author="Учетная запись Майкрософт" w:date="2026-09-29T13:53:00Z">
        <w:r>
          <w:t>, а на выходе мы получаем перенос</w:t>
        </w:r>
        <w:r w:rsidRPr="00570EE1">
          <w:rPr>
            <w:rPrChange w:id="36" w:author="Учетная запись Майкрософт" w:date="2026-09-29T13:53:00Z">
              <w:rPr>
                <w:lang w:val="en-US"/>
              </w:rPr>
            </w:rPrChange>
          </w:rPr>
          <w:t xml:space="preserve"> (</w:t>
        </w:r>
        <w:r>
          <w:rPr>
            <w:lang w:val="en-US"/>
          </w:rPr>
          <w:t>P</w:t>
        </w:r>
        <w:r w:rsidRPr="00570EE1">
          <w:rPr>
            <w:rPrChange w:id="37" w:author="Учетная запись Майкрософт" w:date="2026-09-29T13:53:00Z">
              <w:rPr>
                <w:lang w:val="en-US"/>
              </w:rPr>
            </w:rPrChange>
          </w:rPr>
          <w:t xml:space="preserve">) </w:t>
        </w:r>
      </w:ins>
      <w:ins w:id="38" w:author="Учетная запись Майкрософт" w:date="2026-09-29T13:54:00Z">
        <w:r>
          <w:t>и сумму (</w:t>
        </w:r>
        <w:r>
          <w:rPr>
            <w:lang w:val="en-US"/>
          </w:rPr>
          <w:t>S</w:t>
        </w:r>
        <w:r w:rsidRPr="00570EE1">
          <w:rPr>
            <w:rPrChange w:id="39" w:author="Учетная запись Майкрософт" w:date="2026-09-29T13:54:00Z">
              <w:rPr>
                <w:lang w:val="en-US"/>
              </w:rPr>
            </w:rPrChange>
          </w:rPr>
          <w:t xml:space="preserve">) </w:t>
        </w:r>
        <w:r>
          <w:t>это два выхода.</w:t>
        </w:r>
      </w:ins>
      <w:r w:rsidR="005E5381">
        <w:br/>
      </w:r>
      <w:r w:rsidR="005E5381">
        <w:br/>
        <w:t>А9. Чему равны выходы сумматора S и P при сложении A=1, B=1 (для полусумматора)?</w:t>
      </w:r>
      <w:r w:rsidR="005E5381">
        <w:br/>
      </w:r>
      <w:r w:rsidR="005E5381">
        <w:br/>
        <w:t>1. S=0, P=1</w:t>
      </w:r>
      <w:r w:rsidR="005E5381">
        <w:br/>
        <w:t>2. S=1, P=0</w:t>
      </w:r>
      <w:r w:rsidR="005E5381">
        <w:br/>
        <w:t>3. S=1, P=1</w:t>
      </w:r>
      <w:r w:rsidR="005E5381">
        <w:br/>
        <w:t>4. S=0, P=0</w:t>
      </w:r>
    </w:p>
    <w:p w14:paraId="0F5972A5" w14:textId="7155E4BF" w:rsidR="00570EE1" w:rsidRDefault="00570EE1" w:rsidP="005E5381">
      <w:pPr>
        <w:pStyle w:val="a3"/>
        <w:rPr>
          <w:ins w:id="40" w:author="Учетная запись Майкрософт" w:date="2026-09-29T13:56:00Z"/>
        </w:rPr>
      </w:pPr>
      <w:ins w:id="41" w:author="Учетная запись Майкрософт" w:date="2026-09-29T13:54:00Z">
        <w:r>
          <w:t>Ответ:</w:t>
        </w:r>
      </w:ins>
      <w:ins w:id="42" w:author="Учетная запись Майкрософт" w:date="2026-09-29T14:08:00Z">
        <w:r w:rsidR="008A2379">
          <w:t xml:space="preserve"> </w:t>
        </w:r>
        <w:r w:rsidR="00006C7D">
          <w:t xml:space="preserve">1, так как 1+1=10 в двоичной система, то есть </w:t>
        </w:r>
        <w:r w:rsidR="00006C7D">
          <w:rPr>
            <w:lang w:val="en-US"/>
          </w:rPr>
          <w:t>S</w:t>
        </w:r>
        <w:r w:rsidR="00006C7D" w:rsidRPr="00006C7D">
          <w:rPr>
            <w:rPrChange w:id="43" w:author="Учетная запись Майкрософт" w:date="2026-09-29T14:08:00Z">
              <w:rPr>
                <w:lang w:val="en-US"/>
              </w:rPr>
            </w:rPrChange>
          </w:rPr>
          <w:t xml:space="preserve">=0 </w:t>
        </w:r>
      </w:ins>
      <w:ins w:id="44" w:author="Учетная запись Майкрософт" w:date="2026-09-29T14:09:00Z">
        <w:r w:rsidR="00006C7D">
          <w:rPr>
            <w:lang w:val="en-US"/>
          </w:rPr>
          <w:t>P</w:t>
        </w:r>
        <w:r w:rsidR="00006C7D" w:rsidRPr="00006C7D">
          <w:rPr>
            <w:rPrChange w:id="45" w:author="Учетная запись Майкрософт" w:date="2026-09-29T14:09:00Z">
              <w:rPr>
                <w:lang w:val="en-US"/>
              </w:rPr>
            </w:rPrChange>
          </w:rPr>
          <w:t>=1</w:t>
        </w:r>
      </w:ins>
      <w:r w:rsidR="005E5381">
        <w:br/>
      </w:r>
      <w:r w:rsidR="005E5381">
        <w:br/>
        <w:t>А10. Основным устройством управления процессора является:</w:t>
      </w:r>
      <w:r w:rsidR="005E5381">
        <w:br/>
      </w:r>
      <w:r w:rsidR="005E5381">
        <w:br/>
        <w:t>1. АЛУ</w:t>
      </w:r>
      <w:ins w:id="46" w:author="Учетная запись Майкрософт" w:date="2026-09-29T13:56:00Z">
        <w:r>
          <w:t xml:space="preserve"> (арифметико-логическое)</w:t>
        </w:r>
      </w:ins>
      <w:r w:rsidR="005E5381">
        <w:br/>
        <w:t>2. Регистры</w:t>
      </w:r>
      <w:ins w:id="47" w:author="Учетная запись Майкрософт" w:date="2026-09-29T13:57:00Z">
        <w:r>
          <w:t xml:space="preserve"> (быстрая память)</w:t>
        </w:r>
      </w:ins>
      <w:r w:rsidR="005E5381">
        <w:br/>
        <w:t>3. Устройство управления (УУ)</w:t>
      </w:r>
      <w:r w:rsidR="005E5381">
        <w:br/>
        <w:t>4. Кэш-память</w:t>
      </w:r>
      <w:ins w:id="48" w:author="Учетная запись Майкрософт" w:date="2026-09-29T13:57:00Z">
        <w:r>
          <w:t xml:space="preserve"> (промежуточная память)</w:t>
        </w:r>
      </w:ins>
    </w:p>
    <w:p w14:paraId="04B28A84" w14:textId="69E978F5" w:rsidR="005E5381" w:rsidRDefault="00570EE1" w:rsidP="005E5381">
      <w:pPr>
        <w:pStyle w:val="a3"/>
      </w:pPr>
      <w:ins w:id="49" w:author="Учетная запись Майкрософт" w:date="2026-09-29T13:56:00Z">
        <w:r>
          <w:t>Ответ: 3</w:t>
        </w:r>
      </w:ins>
      <w:r w:rsidR="005E5381">
        <w:br/>
      </w:r>
    </w:p>
    <w:p w14:paraId="3CD22CBD" w14:textId="77777777" w:rsidR="008A2379" w:rsidRDefault="005E5381" w:rsidP="005E5381">
      <w:pPr>
        <w:pStyle w:val="a3"/>
        <w:rPr>
          <w:ins w:id="50" w:author="Учетная запись Майкрософт" w:date="2026-09-29T14:01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</w:p>
    <w:p w14:paraId="74F9EA61" w14:textId="77777777" w:rsidR="00B674FD" w:rsidRDefault="008A2379" w:rsidP="005E5381">
      <w:pPr>
        <w:pStyle w:val="a3"/>
        <w:rPr>
          <w:ins w:id="51" w:author="Учетная запись Майкрософт" w:date="2026-09-29T14:24:00Z"/>
        </w:rPr>
      </w:pPr>
      <w:ins w:id="52" w:author="Учетная запись Майкрософт" w:date="2026-09-29T14:04:00Z">
        <w:r>
          <w:lastRenderedPageBreak/>
          <w:t>156:2=78(остаток 0) 78:2=39(остаток 0)</w:t>
        </w:r>
      </w:ins>
      <w:ins w:id="53" w:author="Учетная запись Майкрософт" w:date="2026-09-29T14:05:00Z">
        <w:r>
          <w:t xml:space="preserve"> 39:2=19(остаток 1) 19:2=9(остаток 1)</w:t>
        </w:r>
      </w:ins>
      <w:ins w:id="54" w:author="Учетная запись Майкрософт" w:date="2026-09-29T14:06:00Z">
        <w:r>
          <w:t xml:space="preserve"> 9:2=4(остаток 1) 4:2=2(остаток 0) 2:2</w:t>
        </w:r>
      </w:ins>
      <w:ins w:id="55" w:author="Учетная запись Майкрософт" w:date="2026-09-29T14:07:00Z">
        <w:r>
          <w:t>=1(остаток 0) 1:2=0(остаток 1)</w:t>
        </w:r>
      </w:ins>
      <w:ins w:id="56" w:author="Учетная запись Майкрософт" w:date="2026-09-29T14:09:00Z">
        <w:r w:rsidR="00006C7D" w:rsidRPr="00006C7D">
          <w:rPr>
            <w:rPrChange w:id="57" w:author="Учетная запись Майкрософт" w:date="2026-09-29T14:09:00Z">
              <w:rPr>
                <w:lang w:val="en-US"/>
              </w:rPr>
            </w:rPrChange>
          </w:rPr>
          <w:t xml:space="preserve"> </w:t>
        </w:r>
        <w:r w:rsidR="00006C7D">
          <w:t xml:space="preserve">ответ: </w:t>
        </w:r>
      </w:ins>
      <w:ins w:id="58" w:author="Учетная запись Майкрософт" w:date="2026-09-29T14:10:00Z">
        <w:r w:rsidR="00006C7D">
          <w:t>10011100</w:t>
        </w:r>
      </w:ins>
      <w:ins w:id="59" w:author="Учетная запись Майкрософт" w:date="2026-09-29T14:23:00Z">
        <w:r w:rsidR="00B674FD">
          <w:t xml:space="preserve"> </w:t>
        </w:r>
      </w:ins>
    </w:p>
    <w:p w14:paraId="6B4AEC32" w14:textId="0B6C07B1" w:rsidR="00B674FD" w:rsidRDefault="00B674FD" w:rsidP="005E5381">
      <w:pPr>
        <w:pStyle w:val="a3"/>
        <w:rPr>
          <w:ins w:id="60" w:author="Учетная запись Майкрософт" w:date="2026-09-29T14:25:00Z"/>
        </w:rPr>
      </w:pPr>
      <w:ins w:id="61" w:author="Учетная запись Майкрософт" w:date="2026-09-29T14:23:00Z">
        <w:r>
          <w:t>156:8=19(</w:t>
        </w:r>
      </w:ins>
      <w:ins w:id="62" w:author="Учетная запись Майкрософт" w:date="2026-09-29T14:24:00Z">
        <w:r>
          <w:t>остаток 4)</w:t>
        </w:r>
      </w:ins>
      <w:ins w:id="63" w:author="Учетная запись Майкрософт" w:date="2026-09-29T14:25:00Z">
        <w:r>
          <w:t xml:space="preserve"> </w:t>
        </w:r>
      </w:ins>
      <w:ins w:id="64" w:author="Учетная запись Майкрософт" w:date="2026-09-29T14:24:00Z">
        <w:r>
          <w:t>19:8=2(остаток 3)</w:t>
        </w:r>
      </w:ins>
      <w:ins w:id="65" w:author="Учетная запись Майкрософт" w:date="2026-09-29T14:25:00Z">
        <w:r>
          <w:t xml:space="preserve"> 2:8=0 (остаток 2) ответ</w:t>
        </w:r>
      </w:ins>
      <w:ins w:id="66" w:author="Учетная запись Майкрософт" w:date="2026-09-29T14:30:00Z">
        <w:r w:rsidR="00C24AED">
          <w:t>:</w:t>
        </w:r>
      </w:ins>
      <w:bookmarkStart w:id="67" w:name="_GoBack"/>
      <w:bookmarkEnd w:id="67"/>
      <w:ins w:id="68" w:author="Учетная запись Майкрософт" w:date="2026-09-29T14:25:00Z">
        <w:r>
          <w:t xml:space="preserve"> 234</w:t>
        </w:r>
      </w:ins>
    </w:p>
    <w:p w14:paraId="13AD7A2F" w14:textId="77777777" w:rsidR="00B674FD" w:rsidRDefault="00B674FD" w:rsidP="005E5381">
      <w:pPr>
        <w:pStyle w:val="a3"/>
        <w:rPr>
          <w:ins w:id="69" w:author="Учетная запись Майкрософт" w:date="2026-09-29T14:28:00Z"/>
        </w:rPr>
      </w:pPr>
      <w:ins w:id="70" w:author="Учетная запись Майкрософт" w:date="2026-09-29T14:25:00Z">
        <w:r>
          <w:t>156:16=9(остаток 12</w:t>
        </w:r>
      </w:ins>
      <w:ins w:id="71" w:author="Учетная запись Майкрософт" w:date="2026-09-29T14:26:00Z">
        <w:r>
          <w:t xml:space="preserve"> в 16-ричной системе это </w:t>
        </w:r>
        <w:r>
          <w:rPr>
            <w:lang w:val="en-US"/>
          </w:rPr>
          <w:t>C</w:t>
        </w:r>
      </w:ins>
      <w:ins w:id="72" w:author="Учетная запись Майкрософт" w:date="2026-09-29T14:25:00Z">
        <w:r>
          <w:t xml:space="preserve">) </w:t>
        </w:r>
      </w:ins>
      <w:ins w:id="73" w:author="Учетная запись Майкрософт" w:date="2026-09-29T14:26:00Z">
        <w:r>
          <w:t>9:16=0(остаток 9)</w:t>
        </w:r>
        <w:r w:rsidRPr="00B674FD">
          <w:rPr>
            <w:rPrChange w:id="74" w:author="Учетная запись Майкрософт" w:date="2026-09-29T14:26:00Z">
              <w:rPr>
                <w:lang w:val="en-US"/>
              </w:rPr>
            </w:rPrChange>
          </w:rPr>
          <w:t xml:space="preserve"> </w:t>
        </w:r>
      </w:ins>
      <w:ins w:id="75" w:author="Учетная запись Майкрософт" w:date="2026-09-29T14:27:00Z">
        <w:r>
          <w:t xml:space="preserve">ответ: 9С </w:t>
        </w:r>
      </w:ins>
      <w:r w:rsidR="005E5381">
        <w:br/>
      </w:r>
      <w:r w:rsidR="005E5381">
        <w:br/>
        <w:t>Б2. Сложите двоичные числа: 1011₂ + 1101₂. Ответ запишите в двоичной и десятичной системах.</w:t>
      </w:r>
    </w:p>
    <w:p w14:paraId="05C773E7" w14:textId="77777777" w:rsidR="00C24AED" w:rsidRDefault="00B674FD" w:rsidP="005E5381">
      <w:pPr>
        <w:pStyle w:val="a3"/>
        <w:rPr>
          <w:ins w:id="76" w:author="Учетная запись Майкрософт" w:date="2026-09-29T14:29:00Z"/>
        </w:rPr>
      </w:pPr>
      <w:ins w:id="77" w:author="Учетная запись Майкрософт" w:date="2026-09-29T14:28:00Z">
        <w:r>
          <w:t>1011+1101=</w:t>
        </w:r>
        <w:r w:rsidR="00C24AED">
          <w:t>11000</w:t>
        </w:r>
      </w:ins>
      <w:ins w:id="78" w:author="Учетная запись Майкрософт" w:date="2026-09-29T14:29:00Z">
        <w:r w:rsidR="00C24AED">
          <w:t>=16+8+0+0+0=24</w:t>
        </w:r>
      </w:ins>
    </w:p>
    <w:p w14:paraId="49E3AA98" w14:textId="7DBE5FBE" w:rsidR="00006C7D" w:rsidRDefault="00C24AED" w:rsidP="005E5381">
      <w:pPr>
        <w:pStyle w:val="a3"/>
        <w:rPr>
          <w:ins w:id="79" w:author="Учетная запись Майкрософт" w:date="2026-09-29T14:18:00Z"/>
        </w:rPr>
      </w:pPr>
      <w:ins w:id="80" w:author="Учетная запись Майкрософт" w:date="2026-09-29T14:29:00Z">
        <w:r>
          <w:t xml:space="preserve">Ответ: 11000 и </w:t>
        </w:r>
      </w:ins>
      <w:ins w:id="81" w:author="Учетная запись Майкрософт" w:date="2026-09-29T14:30:00Z">
        <w:r>
          <w:t>24</w:t>
        </w:r>
      </w:ins>
      <w:r w:rsidR="005E5381">
        <w:br/>
      </w:r>
      <w:r w:rsidR="005E5381">
        <w:br/>
        <w:t xml:space="preserve">Б3. Постройте таблицу истинности для логического выражения: F = (A И B) ИЛИ (НЕ </w:t>
      </w:r>
      <w:proofErr w:type="gramStart"/>
      <w:r w:rsidR="005E5381">
        <w:t>C)</w:t>
      </w:r>
      <w:r w:rsidR="005E5381">
        <w:br/>
      </w:r>
      <w:r w:rsidR="005E5381">
        <w:br/>
        <w:t>Б</w:t>
      </w:r>
      <w:proofErr w:type="gramEnd"/>
      <w:r w:rsidR="005E5381">
        <w:t>4. Запишите логическую функцию, которую реализует схема: два входа A и B подаются на элемент И, результат — на элемент НЕ.</w:t>
      </w:r>
      <w:r w:rsidR="005E5381">
        <w:br/>
      </w:r>
      <w:r w:rsidR="005E5381"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 w:rsidR="005E5381">
        <w:br/>
      </w:r>
      <w:r w:rsidR="005E5381">
        <w:br/>
        <w:t>---</w:t>
      </w:r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1E88C017" w14:textId="14328704" w:rsidR="00B674FD" w:rsidRDefault="00B674FD" w:rsidP="005E5381">
      <w:pPr>
        <w:pStyle w:val="a3"/>
        <w:rPr>
          <w:ins w:id="82" w:author="Учетная запись Майкрософт" w:date="2026-09-29T14:19:00Z"/>
        </w:rPr>
      </w:pPr>
      <w:ins w:id="83" w:author="Учетная запись Майкрософт" w:date="2026-09-29T14:19:00Z">
        <w:r>
          <w:t>АЛУ считает</w:t>
        </w:r>
      </w:ins>
    </w:p>
    <w:p w14:paraId="71725288" w14:textId="45AA3219" w:rsidR="00B674FD" w:rsidRDefault="00B674FD" w:rsidP="005E5381">
      <w:pPr>
        <w:pStyle w:val="a3"/>
        <w:rPr>
          <w:ins w:id="84" w:author="Учетная запись Майкрософт" w:date="2026-09-29T14:19:00Z"/>
        </w:rPr>
      </w:pPr>
      <w:ins w:id="85" w:author="Учетная запись Майкрософт" w:date="2026-09-29T14:19:00Z">
        <w:r>
          <w:t>УУ управляет и говорит, что делать</w:t>
        </w:r>
      </w:ins>
    </w:p>
    <w:p w14:paraId="2D50B7C2" w14:textId="225C1AF1" w:rsidR="00B674FD" w:rsidRDefault="00B674FD" w:rsidP="005E5381">
      <w:pPr>
        <w:pStyle w:val="a3"/>
        <w:rPr>
          <w:ins w:id="86" w:author="Учетная запись Майкрософт" w:date="2026-09-29T14:20:00Z"/>
        </w:rPr>
      </w:pPr>
      <w:ins w:id="87" w:author="Учетная запись Майкрософт" w:date="2026-09-29T14:19:00Z">
        <w:r>
          <w:t>Память (ОЗУ и ПЗУ хранит данн</w:t>
        </w:r>
      </w:ins>
      <w:ins w:id="88" w:author="Учетная запись Майкрософт" w:date="2026-09-29T14:20:00Z">
        <w:r>
          <w:t>ые и команды)</w:t>
        </w:r>
      </w:ins>
    </w:p>
    <w:p w14:paraId="428257EF" w14:textId="13CB7B80" w:rsidR="00B674FD" w:rsidRDefault="00B674FD" w:rsidP="005E5381">
      <w:pPr>
        <w:pStyle w:val="a3"/>
        <w:rPr>
          <w:ins w:id="89" w:author="Учетная запись Майкрософт" w:date="2026-09-29T14:20:00Z"/>
        </w:rPr>
      </w:pPr>
      <w:ins w:id="90" w:author="Учетная запись Майкрософт" w:date="2026-09-29T14:20:00Z">
        <w:r>
          <w:t>Устройство ввода-вывода связь с человеком</w:t>
        </w:r>
      </w:ins>
    </w:p>
    <w:p w14:paraId="004D9626" w14:textId="7472C9ED" w:rsidR="00B674FD" w:rsidRDefault="00B674FD" w:rsidP="005E5381">
      <w:pPr>
        <w:pStyle w:val="a3"/>
        <w:rPr>
          <w:ins w:id="91" w:author="Учетная запись Майкрософт" w:date="2026-09-29T14:10:00Z"/>
        </w:rPr>
      </w:pPr>
      <w:ins w:id="92" w:author="Учетная запись Майкрософт" w:date="2026-09-29T14:20:00Z">
        <w:r>
          <w:t xml:space="preserve">Принцип хранимой программы: </w:t>
        </w:r>
      </w:ins>
      <w:ins w:id="93" w:author="Учетная запись Майкрософт" w:date="2026-09-29T14:21:00Z">
        <w:r>
          <w:t>команды и данные лежат в 1-ой памяти, процессор их не различает, просто читает по адресам. Это позволяет легко менять программы</w:t>
        </w:r>
      </w:ins>
      <w:ins w:id="94" w:author="Учетная запись Майкрософт" w:date="2026-09-29T14:22:00Z">
        <w:r>
          <w:t>, чтобы не перепаивать железо</w:t>
        </w:r>
      </w:ins>
    </w:p>
    <w:p w14:paraId="322B6577" w14:textId="77777777" w:rsidR="00006C7D" w:rsidRDefault="005E5381" w:rsidP="005E5381">
      <w:pPr>
        <w:pStyle w:val="a3"/>
        <w:rPr>
          <w:ins w:id="95" w:author="Учетная запись Майкрософт" w:date="2026-09-29T14:12:00Z"/>
        </w:rPr>
      </w:pPr>
      <w:r>
        <w:br/>
      </w:r>
      <w:r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</w:p>
    <w:p w14:paraId="1CC1EE73" w14:textId="75853EA3" w:rsidR="00006C7D" w:rsidRDefault="00006C7D" w:rsidP="00006C7D">
      <w:pPr>
        <w:pStyle w:val="a3"/>
        <w:rPr>
          <w:ins w:id="96" w:author="Учетная запись Майкрософт" w:date="2026-09-29T14:15:00Z"/>
        </w:rPr>
        <w:pPrChange w:id="97" w:author="Учетная запись Майкрософт" w:date="2026-09-29T14:12:00Z">
          <w:pPr>
            <w:pStyle w:val="a3"/>
          </w:pPr>
        </w:pPrChange>
      </w:pPr>
      <w:proofErr w:type="gramStart"/>
      <w:ins w:id="98" w:author="Учетная запись Майкрософт" w:date="2026-09-29T14:12:00Z">
        <w:r>
          <w:t xml:space="preserve">Выборка </w:t>
        </w:r>
      </w:ins>
      <w:ins w:id="99" w:author="Учетная запись Майкрософт" w:date="2026-09-29T14:13:00Z">
        <w:r>
          <w:t>это</w:t>
        </w:r>
        <w:proofErr w:type="gramEnd"/>
        <w:r>
          <w:t xml:space="preserve"> когда мы берём команду из па</w:t>
        </w:r>
      </w:ins>
      <w:ins w:id="100" w:author="Учетная запись Майкрософт" w:date="2026-09-29T14:14:00Z">
        <w:r>
          <w:t xml:space="preserve">мяти из </w:t>
        </w:r>
      </w:ins>
      <w:ins w:id="101" w:author="Учетная запись Майкрософт" w:date="2026-09-29T14:16:00Z">
        <w:r>
          <w:rPr>
            <w:lang w:val="en-US"/>
          </w:rPr>
          <w:t>PC</w:t>
        </w:r>
      </w:ins>
      <w:ins w:id="102" w:author="Учетная запись Майкрософт" w:date="2026-09-29T14:14:00Z">
        <w:r>
          <w:t xml:space="preserve"> (счётчик команд) и кладём в регистр команд.</w:t>
        </w:r>
      </w:ins>
    </w:p>
    <w:p w14:paraId="14050690" w14:textId="0A1D44D0" w:rsidR="00006C7D" w:rsidRDefault="00006C7D" w:rsidP="00006C7D">
      <w:pPr>
        <w:pStyle w:val="a3"/>
        <w:rPr>
          <w:ins w:id="103" w:author="Учетная запись Майкрософт" w:date="2026-09-29T14:15:00Z"/>
        </w:rPr>
        <w:pPrChange w:id="104" w:author="Учетная запись Майкрософт" w:date="2026-09-29T14:12:00Z">
          <w:pPr>
            <w:pStyle w:val="a3"/>
          </w:pPr>
        </w:pPrChange>
      </w:pPr>
      <w:ins w:id="105" w:author="Учетная запись Майкрософт" w:date="2026-09-29T14:15:00Z">
        <w:r>
          <w:lastRenderedPageBreak/>
          <w:t>Декодирование это УУ смотрит, что за команда</w:t>
        </w:r>
      </w:ins>
    </w:p>
    <w:p w14:paraId="1FE59630" w14:textId="7FCA8C68" w:rsidR="00006C7D" w:rsidRDefault="00006C7D" w:rsidP="00006C7D">
      <w:pPr>
        <w:pStyle w:val="a3"/>
        <w:rPr>
          <w:ins w:id="106" w:author="Учетная запись Майкрософт" w:date="2026-09-29T14:15:00Z"/>
        </w:rPr>
        <w:pPrChange w:id="107" w:author="Учетная запись Майкрософт" w:date="2026-09-29T14:12:00Z">
          <w:pPr>
            <w:pStyle w:val="a3"/>
          </w:pPr>
        </w:pPrChange>
      </w:pPr>
      <w:proofErr w:type="gramStart"/>
      <w:ins w:id="108" w:author="Учетная запись Майкрософт" w:date="2026-09-29T14:15:00Z">
        <w:r>
          <w:t>Выполнение это</w:t>
        </w:r>
        <w:proofErr w:type="gramEnd"/>
        <w:r>
          <w:t xml:space="preserve"> когда АЛУ считает</w:t>
        </w:r>
      </w:ins>
    </w:p>
    <w:p w14:paraId="18797835" w14:textId="12052286" w:rsidR="00006C7D" w:rsidRDefault="00006C7D" w:rsidP="00006C7D">
      <w:pPr>
        <w:pStyle w:val="a3"/>
        <w:rPr>
          <w:ins w:id="109" w:author="Учетная запись Майкрософт" w:date="2026-09-29T14:16:00Z"/>
        </w:rPr>
        <w:pPrChange w:id="110" w:author="Учетная запись Майкрософт" w:date="2026-09-29T14:12:00Z">
          <w:pPr>
            <w:pStyle w:val="a3"/>
          </w:pPr>
        </w:pPrChange>
      </w:pPr>
      <w:proofErr w:type="gramStart"/>
      <w:ins w:id="111" w:author="Учетная запись Майкрософт" w:date="2026-09-29T14:16:00Z">
        <w:r>
          <w:t>Сохранение это</w:t>
        </w:r>
        <w:proofErr w:type="gramEnd"/>
        <w:r>
          <w:t xml:space="preserve"> когда мы пишем результат, </w:t>
        </w:r>
        <w:r>
          <w:rPr>
            <w:lang w:val="en-US"/>
          </w:rPr>
          <w:t>PC</w:t>
        </w:r>
        <w:r w:rsidRPr="00006C7D">
          <w:rPr>
            <w:rPrChange w:id="112" w:author="Учетная запись Майкрософт" w:date="2026-09-29T14:16:00Z">
              <w:rPr>
                <w:lang w:val="en-US"/>
              </w:rPr>
            </w:rPrChange>
          </w:rPr>
          <w:t xml:space="preserve"> </w:t>
        </w:r>
        <w:r>
          <w:t>увеличивается на 1.</w:t>
        </w:r>
      </w:ins>
    </w:p>
    <w:p w14:paraId="6A0A3629" w14:textId="1422A30E" w:rsidR="00006C7D" w:rsidRDefault="00006C7D" w:rsidP="00006C7D">
      <w:pPr>
        <w:pStyle w:val="a3"/>
        <w:rPr>
          <w:ins w:id="113" w:author="Учетная запись Майкрософт" w:date="2026-09-29T14:17:00Z"/>
          <w:lang w:val="en-US"/>
        </w:rPr>
        <w:pPrChange w:id="114" w:author="Учетная запись Майкрософт" w:date="2026-09-29T14:12:00Z">
          <w:pPr>
            <w:pStyle w:val="a3"/>
          </w:pPr>
        </w:pPrChange>
      </w:pPr>
      <w:ins w:id="115" w:author="Учетная запись Майкрософт" w:date="2026-09-29T14:17:00Z">
        <w:r>
          <w:t xml:space="preserve">Роль </w:t>
        </w:r>
        <w:r>
          <w:rPr>
            <w:lang w:val="en-US"/>
          </w:rPr>
          <w:t xml:space="preserve">PC </w:t>
        </w:r>
        <w:r>
          <w:t xml:space="preserve">и </w:t>
        </w:r>
        <w:r>
          <w:rPr>
            <w:lang w:val="en-US"/>
          </w:rPr>
          <w:t>IR:</w:t>
        </w:r>
      </w:ins>
    </w:p>
    <w:p w14:paraId="0FD60B48" w14:textId="0F7E2399" w:rsidR="00006C7D" w:rsidRPr="00006C7D" w:rsidRDefault="00006C7D" w:rsidP="00006C7D">
      <w:pPr>
        <w:pStyle w:val="a3"/>
        <w:rPr>
          <w:ins w:id="116" w:author="Учетная запись Майкрософт" w:date="2026-09-29T14:17:00Z"/>
          <w:rPrChange w:id="117" w:author="Учетная запись Майкрософт" w:date="2026-09-29T14:18:00Z">
            <w:rPr>
              <w:ins w:id="118" w:author="Учетная запись Майкрософт" w:date="2026-09-29T14:17:00Z"/>
              <w:lang w:val="en-US"/>
            </w:rPr>
          </w:rPrChange>
        </w:rPr>
        <w:pPrChange w:id="119" w:author="Учетная запись Майкрософт" w:date="2026-09-29T14:12:00Z">
          <w:pPr>
            <w:pStyle w:val="a3"/>
          </w:pPr>
        </w:pPrChange>
      </w:pPr>
      <w:ins w:id="120" w:author="Учетная запись Майкрософт" w:date="2026-09-29T14:17:00Z">
        <w:r>
          <w:rPr>
            <w:lang w:val="en-US"/>
          </w:rPr>
          <w:t>PC</w:t>
        </w:r>
      </w:ins>
      <w:ins w:id="121" w:author="Учетная запись Майкрософт" w:date="2026-09-29T14:18:00Z">
        <w:r>
          <w:t xml:space="preserve"> это закладка, знает адрес следующей команды</w:t>
        </w:r>
      </w:ins>
    </w:p>
    <w:p w14:paraId="3CE67B4C" w14:textId="6DD8502D" w:rsidR="00006C7D" w:rsidRPr="00B674FD" w:rsidRDefault="00006C7D" w:rsidP="00006C7D">
      <w:pPr>
        <w:pStyle w:val="a3"/>
        <w:rPr>
          <w:ins w:id="122" w:author="Учетная запись Майкрософт" w:date="2026-09-29T14:14:00Z"/>
          <w:rPrChange w:id="123" w:author="Учетная запись Майкрософт" w:date="2026-09-29T14:18:00Z">
            <w:rPr>
              <w:ins w:id="124" w:author="Учетная запись Майкрософт" w:date="2026-09-29T14:14:00Z"/>
            </w:rPr>
          </w:rPrChange>
        </w:rPr>
        <w:pPrChange w:id="125" w:author="Учетная запись Майкрософт" w:date="2026-09-29T14:12:00Z">
          <w:pPr>
            <w:pStyle w:val="a3"/>
          </w:pPr>
        </w:pPrChange>
      </w:pPr>
      <w:ins w:id="126" w:author="Учетная запись Майкрософт" w:date="2026-09-29T14:18:00Z">
        <w:r>
          <w:rPr>
            <w:lang w:val="en-US"/>
          </w:rPr>
          <w:t>IR</w:t>
        </w:r>
        <w:r w:rsidR="00B674FD">
          <w:t xml:space="preserve"> хранит текущую команду пока её не выполнят</w:t>
        </w:r>
      </w:ins>
    </w:p>
    <w:p w14:paraId="2072E41D" w14:textId="56E56A92" w:rsidR="005E5381" w:rsidRDefault="005E5381" w:rsidP="00006C7D">
      <w:pPr>
        <w:pStyle w:val="a3"/>
        <w:pPrChange w:id="127" w:author="Учетная запись Майкрософт" w:date="2026-09-29T14:12:00Z">
          <w:pPr>
            <w:pStyle w:val="a3"/>
          </w:pPr>
        </w:pPrChange>
      </w:pPr>
      <w:r>
        <w:br/>
      </w: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DD68C4"/>
    <w:multiLevelType w:val="hybridMultilevel"/>
    <w:tmpl w:val="F0268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66EE8"/>
    <w:multiLevelType w:val="hybridMultilevel"/>
    <w:tmpl w:val="8FFAF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634D"/>
    <w:multiLevelType w:val="hybridMultilevel"/>
    <w:tmpl w:val="A2D0A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5d9d37f59049a5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E3"/>
    <w:rsid w:val="00006C7D"/>
    <w:rsid w:val="001E04E3"/>
    <w:rsid w:val="00210F36"/>
    <w:rsid w:val="00570EE1"/>
    <w:rsid w:val="005E5381"/>
    <w:rsid w:val="008A2379"/>
    <w:rsid w:val="00B674FD"/>
    <w:rsid w:val="00C24AED"/>
    <w:rsid w:val="00E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Учетная запись Майкрософт</cp:lastModifiedBy>
  <cp:revision>2</cp:revision>
  <dcterms:created xsi:type="dcterms:W3CDTF">2026-09-29T11:30:00Z</dcterms:created>
  <dcterms:modified xsi:type="dcterms:W3CDTF">2026-09-29T11:30:00Z</dcterms:modified>
</cp:coreProperties>
</file>